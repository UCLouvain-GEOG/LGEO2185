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75CF4" w14:textId="3984346D" w:rsidR="00A1263C" w:rsidRDefault="00A1263C">
      <w:r>
        <w:t>What Is AI?</w:t>
      </w:r>
    </w:p>
    <w:p w14:paraId="58B1A38F" w14:textId="20F045D0" w:rsidR="00A1263C" w:rsidRDefault="00A1263C">
      <w:r>
        <w:t xml:space="preserve">Technology that simulates (or exceeds) human </w:t>
      </w:r>
      <w:proofErr w:type="spellStart"/>
      <w:r>
        <w:t>behaviour</w:t>
      </w:r>
      <w:proofErr w:type="spellEnd"/>
      <w:r>
        <w:t>:</w:t>
      </w:r>
    </w:p>
    <w:p w14:paraId="3CA32846" w14:textId="02A980C6" w:rsidR="00A1263C" w:rsidRDefault="00A1263C" w:rsidP="00A1263C">
      <w:pPr>
        <w:pStyle w:val="ListParagraph"/>
        <w:numPr>
          <w:ilvl w:val="0"/>
          <w:numId w:val="1"/>
        </w:numPr>
      </w:pPr>
      <w:r>
        <w:t>Learning</w:t>
      </w:r>
    </w:p>
    <w:p w14:paraId="7195C060" w14:textId="4344F86C" w:rsidR="00A1263C" w:rsidRDefault="00A1263C" w:rsidP="00A1263C">
      <w:pPr>
        <w:pStyle w:val="ListParagraph"/>
        <w:numPr>
          <w:ilvl w:val="0"/>
          <w:numId w:val="1"/>
        </w:numPr>
      </w:pPr>
      <w:r>
        <w:t>Comprehension</w:t>
      </w:r>
    </w:p>
    <w:p w14:paraId="79D4E3D2" w14:textId="4EA659A6" w:rsidR="00A1263C" w:rsidRDefault="00A1263C" w:rsidP="00A1263C">
      <w:pPr>
        <w:pStyle w:val="ListParagraph"/>
        <w:numPr>
          <w:ilvl w:val="0"/>
          <w:numId w:val="1"/>
        </w:numPr>
      </w:pPr>
      <w:r>
        <w:t>Problem solving</w:t>
      </w:r>
    </w:p>
    <w:p w14:paraId="0AE736C5" w14:textId="476B019E" w:rsidR="00A1263C" w:rsidRDefault="00A1263C" w:rsidP="00A1263C">
      <w:pPr>
        <w:pStyle w:val="ListParagraph"/>
        <w:numPr>
          <w:ilvl w:val="0"/>
          <w:numId w:val="1"/>
        </w:numPr>
      </w:pPr>
      <w:r>
        <w:t>Decision making</w:t>
      </w:r>
    </w:p>
    <w:p w14:paraId="375C105B" w14:textId="17FF688C" w:rsidR="00A1263C" w:rsidRDefault="00A1263C" w:rsidP="00A1263C">
      <w:pPr>
        <w:pStyle w:val="ListParagraph"/>
        <w:numPr>
          <w:ilvl w:val="0"/>
          <w:numId w:val="1"/>
        </w:numPr>
      </w:pPr>
      <w:r>
        <w:t>Autonomy</w:t>
      </w:r>
    </w:p>
    <w:p w14:paraId="1B4AAEAD" w14:textId="42931C57" w:rsidR="00A1263C" w:rsidRDefault="00A1263C" w:rsidP="00A1263C">
      <w:pPr>
        <w:pStyle w:val="ListParagraph"/>
        <w:numPr>
          <w:ilvl w:val="0"/>
          <w:numId w:val="1"/>
        </w:numPr>
      </w:pPr>
      <w:r>
        <w:t>Creativity</w:t>
      </w:r>
    </w:p>
    <w:p w14:paraId="5D93B073" w14:textId="65277EA6" w:rsidR="00A1263C" w:rsidRDefault="00A1263C" w:rsidP="00A1263C">
      <w:r>
        <w:t xml:space="preserve">Classical AI concept Turing test= a machine is intelligent if a human cannot reliably distinguish between its </w:t>
      </w:r>
      <w:proofErr w:type="spellStart"/>
      <w:r>
        <w:t>behaviour</w:t>
      </w:r>
      <w:proofErr w:type="spellEnd"/>
      <w:r>
        <w:t xml:space="preserve"> from that of a human.</w:t>
      </w:r>
    </w:p>
    <w:p w14:paraId="2D195BAD" w14:textId="77777777" w:rsidR="00A1263C" w:rsidRDefault="00A1263C" w:rsidP="00A1263C"/>
    <w:p w14:paraId="3D9C2AEC" w14:textId="14E11102" w:rsidR="00A1263C" w:rsidRDefault="00A1263C" w:rsidP="00A1263C">
      <w:r>
        <w:t xml:space="preserve">Modern data-driven definition (that fits this course) could </w:t>
      </w:r>
      <w:proofErr w:type="gramStart"/>
      <w:r>
        <w:t>be:</w:t>
      </w:r>
      <w:proofErr w:type="gramEnd"/>
      <w:r>
        <w:t xml:space="preserve"> AI is the design of algorithms that enables machines to learn patterns from data and use them to perform cognitive tasks such as classification, prediction and reasoning.</w:t>
      </w:r>
    </w:p>
    <w:p w14:paraId="2B295458" w14:textId="77777777" w:rsidR="00A1263C" w:rsidRDefault="00A1263C"/>
    <w:p w14:paraId="1CE834D8" w14:textId="5C647517" w:rsidR="00A1263C" w:rsidRDefault="00A1263C">
      <w:r>
        <w:t xml:space="preserve">What is now machine learning? Is it the same as AI, very different? Machine learning involves creating models by training an algorithm to make predictions or decisions based on data., </w:t>
      </w:r>
      <w:proofErr w:type="spellStart"/>
      <w:proofErr w:type="gramStart"/>
      <w:r>
        <w:t>its</w:t>
      </w:r>
      <w:proofErr w:type="spellEnd"/>
      <w:proofErr w:type="gramEnd"/>
      <w:r>
        <w:t xml:space="preserve"> in essence advanced statistics learning from past data/observations. It encompasses a broad range of techniques that enable computers to learn from and make </w:t>
      </w:r>
      <w:proofErr w:type="spellStart"/>
      <w:r>
        <w:t>inferenes</w:t>
      </w:r>
      <w:proofErr w:type="spellEnd"/>
      <w:r>
        <w:t xml:space="preserve"> based on data, without the need to explicitly program this. There are many types of ML techniques, the most important ones are linear regression, logistics regression, decision trees, random forest, support vector machines, k-nearest </w:t>
      </w:r>
      <w:proofErr w:type="spellStart"/>
      <w:r>
        <w:t>neighbour</w:t>
      </w:r>
      <w:proofErr w:type="spellEnd"/>
      <w:r>
        <w:t xml:space="preserve">, clustering etc. ML is further subdivided into supervised (where humans create training sets based on labelling) or unsupervised (where the labels are automatically generated). The objective is </w:t>
      </w:r>
      <w:proofErr w:type="spellStart"/>
      <w:r>
        <w:t>imsple</w:t>
      </w:r>
      <w:proofErr w:type="spellEnd"/>
      <w:r>
        <w:t xml:space="preserve">: create a model to learn the mapping between inputs and outputs based on the training data; </w:t>
      </w:r>
      <w:proofErr w:type="gramStart"/>
      <w:r>
        <w:t>so</w:t>
      </w:r>
      <w:proofErr w:type="gramEnd"/>
      <w:r>
        <w:t xml:space="preserve"> we can predict labels of new, and unseen data (not used in the training).</w:t>
      </w:r>
    </w:p>
    <w:p w14:paraId="43F238F6" w14:textId="55C53028" w:rsidR="00A1263C" w:rsidRDefault="00A1263C">
      <w:r>
        <w:t xml:space="preserve">Insert link to this figure: </w:t>
      </w:r>
      <w:r>
        <w:fldChar w:fldCharType="begin"/>
      </w:r>
      <w:ins w:id="0" w:author="Kristof Van Oost" w:date="2026-02-09T14:30:00Z" w16du:dateUtc="2026-02-09T13:30:00Z">
        <w:r>
          <w:instrText>HYPERLINK "</w:instrText>
        </w:r>
      </w:ins>
      <w:r w:rsidRPr="00A1263C">
        <w:instrText>https://assets.ibm.com/is/image/ibm/diagram-comparing-ai-ml-deep-learning-gen-ai:16x9?fmt=png-alpha&amp;dpr=on%2C2&amp;wid=1536&amp;hei=864</w:instrText>
      </w:r>
      <w:ins w:id="1" w:author="Kristof Van Oost" w:date="2026-02-09T14:30:00Z" w16du:dateUtc="2026-02-09T13:30:00Z">
        <w:r>
          <w:instrText>"</w:instrText>
        </w:r>
      </w:ins>
      <w:r>
        <w:fldChar w:fldCharType="separate"/>
      </w:r>
      <w:r w:rsidRPr="0055430B">
        <w:rPr>
          <w:rStyle w:val="Hyperlink"/>
        </w:rPr>
        <w:t>https://assets.ibm.com/is/image/ibm/diagram-comparing-ai-ml-deep-learning-gen-ai:16x9?fmt=png-alpha&amp;dpr=on%2C2&amp;wid=1536&amp;hei=864</w:t>
      </w:r>
      <w:r>
        <w:fldChar w:fldCharType="end"/>
      </w:r>
    </w:p>
    <w:p w14:paraId="5BFBC3A9" w14:textId="77777777" w:rsidR="00A1263C" w:rsidRDefault="00A1263C"/>
    <w:p w14:paraId="045244F6" w14:textId="77777777" w:rsidR="00A1263C" w:rsidRDefault="00A1263C">
      <w:r>
        <w:t>What is deep learning? Is a subset of M</w:t>
      </w:r>
    </w:p>
    <w:p w14:paraId="31F2BFD1" w14:textId="77777777" w:rsidR="00A1263C" w:rsidRDefault="00A1263C"/>
    <w:p w14:paraId="7CCCCD92" w14:textId="63B487BC" w:rsidR="00A1263C" w:rsidRDefault="00A1263C">
      <w:r>
        <w:rPr>
          <w:rStyle w:val="Strong"/>
        </w:rPr>
        <w:lastRenderedPageBreak/>
        <w:t>Natural Language Processing (NLP)</w:t>
      </w:r>
      <w:r>
        <w:t xml:space="preserve"> is the branch of AI that enables computers to understand, analyze, and manipulate human language (text or speech). </w:t>
      </w:r>
      <w:r>
        <w:rPr>
          <w:rStyle w:val="Strong"/>
        </w:rPr>
        <w:t>Large Language Models (LLMs)</w:t>
      </w:r>
      <w:r>
        <w:t xml:space="preserve"> are a modern class of NLP models based on deep learning—typically transformer architectures—trained on vast amounts of text to learn statistical patterns of language, allowing them to perform tasks such as summarization, translation, question answering, and reasoning. </w:t>
      </w:r>
      <w:r>
        <w:rPr>
          <w:rStyle w:val="Strong"/>
        </w:rPr>
        <w:t>Generative AI</w:t>
      </w:r>
      <w:r>
        <w:t xml:space="preserve"> is the broader category of AI systems that can create new content—text, images, code, audio, or video—by learning the underlying structure of data; LLMs are a key example of generative AI when the generated content is language, while other generative models produce visuals, sound, or multimodal </w:t>
      </w:r>
      <w:proofErr w:type="spellStart"/>
      <w:r>
        <w:t>outputs.</w:t>
      </w:r>
      <w:r>
        <w:t>L</w:t>
      </w:r>
      <w:proofErr w:type="spellEnd"/>
      <w:r>
        <w:t xml:space="preserve"> that closely simulates the human brain by using multi-layered neural networks</w:t>
      </w:r>
    </w:p>
    <w:sectPr w:rsidR="00A126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03045"/>
    <w:multiLevelType w:val="hybridMultilevel"/>
    <w:tmpl w:val="F3606D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40542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of Van Oost">
    <w15:presenceInfo w15:providerId="AD" w15:userId="S::kristof.vanoost@uclouvain.be::a682f8ce-b2af-47c5-9ec6-1cf1aae9bf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3C"/>
    <w:rsid w:val="00A1263C"/>
    <w:rsid w:val="00FE1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97DF7D"/>
  <w15:chartTrackingRefBased/>
  <w15:docId w15:val="{45D11944-9650-5F48-9140-99DEBC3F4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63C"/>
    <w:rPr>
      <w:rFonts w:eastAsiaTheme="majorEastAsia" w:cstheme="majorBidi"/>
      <w:color w:val="272727" w:themeColor="text1" w:themeTint="D8"/>
    </w:rPr>
  </w:style>
  <w:style w:type="paragraph" w:styleId="Title">
    <w:name w:val="Title"/>
    <w:basedOn w:val="Normal"/>
    <w:next w:val="Normal"/>
    <w:link w:val="TitleChar"/>
    <w:uiPriority w:val="10"/>
    <w:qFormat/>
    <w:rsid w:val="00A12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63C"/>
    <w:pPr>
      <w:spacing w:before="160"/>
      <w:jc w:val="center"/>
    </w:pPr>
    <w:rPr>
      <w:i/>
      <w:iCs/>
      <w:color w:val="404040" w:themeColor="text1" w:themeTint="BF"/>
    </w:rPr>
  </w:style>
  <w:style w:type="character" w:customStyle="1" w:styleId="QuoteChar">
    <w:name w:val="Quote Char"/>
    <w:basedOn w:val="DefaultParagraphFont"/>
    <w:link w:val="Quote"/>
    <w:uiPriority w:val="29"/>
    <w:rsid w:val="00A1263C"/>
    <w:rPr>
      <w:i/>
      <w:iCs/>
      <w:color w:val="404040" w:themeColor="text1" w:themeTint="BF"/>
    </w:rPr>
  </w:style>
  <w:style w:type="paragraph" w:styleId="ListParagraph">
    <w:name w:val="List Paragraph"/>
    <w:basedOn w:val="Normal"/>
    <w:uiPriority w:val="34"/>
    <w:qFormat/>
    <w:rsid w:val="00A1263C"/>
    <w:pPr>
      <w:ind w:left="720"/>
      <w:contextualSpacing/>
    </w:pPr>
  </w:style>
  <w:style w:type="character" w:styleId="IntenseEmphasis">
    <w:name w:val="Intense Emphasis"/>
    <w:basedOn w:val="DefaultParagraphFont"/>
    <w:uiPriority w:val="21"/>
    <w:qFormat/>
    <w:rsid w:val="00A1263C"/>
    <w:rPr>
      <w:i/>
      <w:iCs/>
      <w:color w:val="0F4761" w:themeColor="accent1" w:themeShade="BF"/>
    </w:rPr>
  </w:style>
  <w:style w:type="paragraph" w:styleId="IntenseQuote">
    <w:name w:val="Intense Quote"/>
    <w:basedOn w:val="Normal"/>
    <w:next w:val="Normal"/>
    <w:link w:val="IntenseQuoteChar"/>
    <w:uiPriority w:val="30"/>
    <w:qFormat/>
    <w:rsid w:val="00A12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63C"/>
    <w:rPr>
      <w:i/>
      <w:iCs/>
      <w:color w:val="0F4761" w:themeColor="accent1" w:themeShade="BF"/>
    </w:rPr>
  </w:style>
  <w:style w:type="character" w:styleId="IntenseReference">
    <w:name w:val="Intense Reference"/>
    <w:basedOn w:val="DefaultParagraphFont"/>
    <w:uiPriority w:val="32"/>
    <w:qFormat/>
    <w:rsid w:val="00A1263C"/>
    <w:rPr>
      <w:b/>
      <w:bCs/>
      <w:smallCaps/>
      <w:color w:val="0F4761" w:themeColor="accent1" w:themeShade="BF"/>
      <w:spacing w:val="5"/>
    </w:rPr>
  </w:style>
  <w:style w:type="character" w:styleId="Hyperlink">
    <w:name w:val="Hyperlink"/>
    <w:basedOn w:val="DefaultParagraphFont"/>
    <w:uiPriority w:val="99"/>
    <w:unhideWhenUsed/>
    <w:rsid w:val="00A1263C"/>
    <w:rPr>
      <w:color w:val="467886" w:themeColor="hyperlink"/>
      <w:u w:val="single"/>
    </w:rPr>
  </w:style>
  <w:style w:type="character" w:styleId="UnresolvedMention">
    <w:name w:val="Unresolved Mention"/>
    <w:basedOn w:val="DefaultParagraphFont"/>
    <w:uiPriority w:val="99"/>
    <w:semiHidden/>
    <w:unhideWhenUsed/>
    <w:rsid w:val="00A1263C"/>
    <w:rPr>
      <w:color w:val="605E5C"/>
      <w:shd w:val="clear" w:color="auto" w:fill="E1DFDD"/>
    </w:rPr>
  </w:style>
  <w:style w:type="character" w:styleId="Strong">
    <w:name w:val="Strong"/>
    <w:basedOn w:val="DefaultParagraphFont"/>
    <w:uiPriority w:val="22"/>
    <w:qFormat/>
    <w:rsid w:val="00A126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 Van Oost</dc:creator>
  <cp:keywords/>
  <dc:description/>
  <cp:lastModifiedBy>Kristof Van Oost</cp:lastModifiedBy>
  <cp:revision>1</cp:revision>
  <dcterms:created xsi:type="dcterms:W3CDTF">2026-02-09T12:15:00Z</dcterms:created>
  <dcterms:modified xsi:type="dcterms:W3CDTF">2026-02-09T15:08:00Z</dcterms:modified>
</cp:coreProperties>
</file>